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jc w:val="center"/>
      </w:pPr>
      <w:r>
        <w:rPr>
          <w:b/>
        </w:rPr>
        <w:t>VENDOR SERVICES ADDENDUM</w:t>
      </w:r>
    </w:p>
    <w:p>
      <w:pPr>
        <w:jc w:val="center"/>
      </w:pPr>
      <w:r>
        <w:rPr>
          <w:b/>
        </w:rPr>
        <w:t>North Harbor Procurement Group</w:t>
      </w:r>
    </w:p>
    <w:p>
      <w:r>
        <w:t>Date: April 18, 2026</w:t>
      </w:r>
    </w:p>
    <w:p>
      <w:r>
        <w:t>Vendor: Orion Managed Services LLC</w:t>
      </w:r>
    </w:p>
    <w:p>
      <w:r>
        <w:t>Agreement: Infrastructure Monitoring Subscription Renewal</w:t>
      </w:r>
    </w:p>
    <w:p>
      <w:r>
        <w:t>This addendum captures the final legal review decisions before the renewed agreement is circulated for signature.</w:t>
      </w:r>
    </w:p>
    <w:p>
      <w:commentRangeStart w:id="0"/>
      <w:r>
        <w:t xml:space="preserve">The renewed service term will continue through April 30, </w:t>
      </w:r>
      <w:del w:id="10" w:author="Vendor Counsel" w:date="2026-04-18T09:00:00Z">
        <w:r>
          <w:delText>2026</w:delText>
        </w:r>
      </w:del>
      <w:ins w:id="11" w:author="Vendor Counsel" w:date="2026-04-18T09:05:00Z">
        <w:r>
          <w:t>2027</w:t>
        </w:r>
      </w:ins>
      <w:r>
        <w:t>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 xml:space="preserve">Either party may elect not to renew by giving </w:t>
      </w:r>
      <w:del w:id="12" w:author="Legal Ops" w:date="2026-04-18T09:00:00Z">
        <w:r>
          <w:delText>30</w:delText>
        </w:r>
      </w:del>
      <w:ins w:id="13" w:author="Legal Ops" w:date="2026-04-18T09:05:00Z">
        <w:r>
          <w:t>45</w:t>
        </w:r>
      </w:ins>
      <w:r>
        <w:t xml:space="preserve"> days' written notice before the end of the term.</w:t>
      </w:r>
      <w:commentRangeEnd w:id="1"/>
      <w:r>
        <w:rPr>
          <w:rStyle w:val="CommentReference"/>
        </w:rPr>
        <w:commentReference w:id="1"/>
      </w:r>
    </w:p>
    <w:p>
      <w:commentRangeStart w:id="2"/>
      <w:ins w:id="14" w:author="Security Counsel" w:date="2026-04-18T09:05:00Z">
        <w:r>
          <w:t>A current security review packet must be returned before the renewal takes effect.</w:t>
        </w:r>
      </w:ins>
      <w:commentRangeEnd w:id="2"/>
      <w:r>
        <w:rPr>
          <w:rStyle w:val="CommentReference"/>
        </w:rPr>
        <w:commentReference w:id="2"/>
      </w:r>
    </w:p>
    <w:p>
      <w:commentRangeStart w:id="3"/>
      <w:r>
        <w:t xml:space="preserve">System usage logs must be retained for </w:t>
      </w:r>
      <w:del w:id="15" w:author="Security Counsel" w:date="2026-04-18T09:00:00Z">
        <w:r>
          <w:delText>90</w:delText>
        </w:r>
      </w:del>
      <w:ins w:id="16" w:author="Security Counsel" w:date="2026-04-18T09:05:00Z">
        <w:r>
          <w:t>180</w:t>
        </w:r>
      </w:ins>
      <w:r>
        <w:t xml:space="preserve"> days following each monthly service period.</w:t>
      </w:r>
      <w:commentRangeEnd w:id="3"/>
      <w:r>
        <w:rPr>
          <w:rStyle w:val="CommentReference"/>
        </w:rPr>
        <w:commentReference w:id="3"/>
      </w:r>
    </w:p>
    <w:p>
      <w:r>
        <w:t>Security reporting timing is described in the attached audit note</w:t>
      </w:r>
      <w:r>
        <w:rPr>
          <w:rStyle w:val="FootnoteReference"/>
        </w:rPr>
        <w:footnoteReference w:id="2"/>
      </w:r>
      <w:r>
        <w:t>.</w:t>
      </w:r>
    </w:p>
    <w:p>
      <w:r>
        <w:t>Commercial terms under 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Annual Fee</w:t>
            </w:r>
          </w:p>
        </w:tc>
        <w:tc>
          <w:tcPr>
            <w:tcW w:type="dxa" w:w="4320"/>
          </w:tcPr>
          <w:p>
            <w:commentRangeStart w:id="5"/>
            <w:r>
              <w:t>$</w:t>
            </w:r>
            <w:del w:id="17" w:author="Vendor Counsel" w:date="2026-04-18T09:00:00Z">
              <w:r>
                <w:delText>248,500</w:delText>
              </w:r>
            </w:del>
            <w:ins w:id="18" w:author="Vendor Counsel" w:date="2026-04-18T09:05:00Z">
              <w:r>
                <w:t>255,000</w:t>
              </w:r>
            </w:ins>
            <w:r>
              <w:t xml:space="preserve"> per year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>
        <w:tc>
          <w:tcPr>
            <w:tcW w:type="dxa" w:w="4320"/>
          </w:tcPr>
          <w:p>
            <w:r>
              <w:t>Licensed Users</w:t>
            </w:r>
          </w:p>
        </w:tc>
        <w:tc>
          <w:tcPr>
            <w:tcW w:type="dxa" w:w="4320"/>
          </w:tcPr>
          <w:p>
            <w:commentRangeStart w:id="6"/>
            <w:del w:id="19" w:author="Vendor Counsel" w:date="2026-04-18T09:00:00Z">
              <w:r>
                <w:delText>175</w:delText>
              </w:r>
            </w:del>
            <w:ins w:id="20" w:author="Vendor Counsel" w:date="2026-04-18T09:05:00Z">
              <w:r>
                <w:t>200</w:t>
              </w:r>
            </w:ins>
            <w:r>
              <w:t xml:space="preserve"> seats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>
        <w:tc>
          <w:tcPr>
            <w:tcW w:type="dxa" w:w="4320"/>
          </w:tcPr>
          <w:p>
            <w:r>
              <w:t>Service Credit Cap</w:t>
            </w:r>
          </w:p>
        </w:tc>
        <w:tc>
          <w:tcPr>
            <w:tcW w:type="dxa" w:w="4320"/>
          </w:tcPr>
          <w:p>
            <w:commentRangeStart w:id="7"/>
            <w:r>
              <w:t>$</w:t>
            </w:r>
            <w:del w:id="21" w:author="Vendor Counsel" w:date="2026-04-18T09:00:00Z">
              <w:r>
                <w:delText>12,000</w:delText>
              </w:r>
            </w:del>
            <w:ins w:id="22" w:author="Vendor Counsel" w:date="2026-04-18T09:05:00Z">
              <w:r>
                <w:t>18,000</w:t>
              </w:r>
            </w:ins>
            <w:r>
              <w:t xml:space="preserve"> per year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>
      <w:r>
        <w:t>Please return a fully signed addendum no later than April 25, 2026.</w:t>
      </w:r>
    </w:p>
    <w:p>
      <w:r>
        <w:t>North Harbor Procurement Group Procurement Operations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Legal Ops" w:initials="LO" w:date="2026-04-18T09:10:00Z">
    <w:p>
      <w:r>
        <w:t>Review Ref: RV-TERM-01</w:t>
      </w:r>
    </w:p>
    <w:p>
      <w:r>
        <w:t>Accept the supplier redline that extends the renewed term through April 30, 2027.</w:t>
      </w:r>
    </w:p>
  </w:comment>
  <w:comment w:id="1" w:author="Legal Ops" w:initials="LO" w:date="2026-04-18T09:10:00Z">
    <w:p>
      <w:r>
        <w:t>Review Ref: RV-NOTICE-02</w:t>
      </w:r>
    </w:p>
    <w:p>
      <w:r>
        <w:t>Accept the legal redline that increases the non-renewal notice period to 45 days.</w:t>
      </w:r>
    </w:p>
  </w:comment>
  <w:comment w:id="2" w:author="Legal Ops" w:initials="LO" w:date="2026-04-18T09:10:00Z">
    <w:p>
      <w:r>
        <w:t>Review Ref: RV-SEC-03</w:t>
      </w:r>
    </w:p>
    <w:p>
      <w:r>
        <w:t>Accept the inserted requirement for a current security review packet before the renewal takes effect.</w:t>
      </w:r>
    </w:p>
  </w:comment>
  <w:comment w:id="3" w:author="Legal Ops" w:initials="LO" w:date="2026-04-18T09:10:00Z">
    <w:p>
      <w:r>
        <w:t>Review Ref: RV-USAGE-04</w:t>
      </w:r>
    </w:p>
    <w:p>
      <w:r>
        <w:t>Accept the updated usage-log retention period for the renewal term.</w:t>
      </w:r>
    </w:p>
  </w:comment>
  <w:comment w:id="4" w:author="Legal Ops" w:initials="LO" w:date="2026-04-18T09:10:00Z">
    <w:p>
      <w:r>
        <w:t>Review Ref: RV-AUDIT-05</w:t>
      </w:r>
    </w:p>
    <w:p>
      <w:r>
        <w:t>Reject the shorter audit reporting window and keep the existing timing.</w:t>
      </w:r>
    </w:p>
  </w:comment>
  <w:comment w:id="5" w:author="Legal Ops" w:initials="LO" w:date="2026-04-18T09:10:00Z">
    <w:p>
      <w:r>
        <w:t>Review Ref: RV-PRICE-06</w:t>
      </w:r>
    </w:p>
    <w:p>
      <w:r>
        <w:t>Reject the vendor pricing increase and keep the existing annual fee unchanged.</w:t>
      </w:r>
    </w:p>
  </w:comment>
  <w:comment w:id="6" w:author="Legal Ops" w:initials="LO" w:date="2026-04-18T09:10:00Z">
    <w:p>
      <w:r>
        <w:t>Review Ref: RV-LICENSE-07</w:t>
      </w:r>
    </w:p>
    <w:p>
      <w:r>
        <w:t>Accept the increase in licensed users for the renewal term.</w:t>
      </w:r>
    </w:p>
  </w:comment>
  <w:comment w:id="7" w:author="Legal Ops" w:initials="LO" w:date="2026-04-18T09:10:00Z">
    <w:p>
      <w:r>
        <w:t>Review Ref: RV-CREDIT-08</w:t>
      </w:r>
    </w:p>
    <w:p>
      <w:r>
        <w:t>Reject the proposed increase to the service credit cap and keep the existing amount.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North Harbor Procurement Group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commentRangeStart w:id="4"/>
      <w:r>
        <w:t xml:space="preserve">Audit reports must be delivered within </w:t>
      </w:r>
      <w:del w:id="24" w:author="Vendor Counsel" w:date="2026-04-18T09:00:00Z">
        <w:r>
          <w:delText>5</w:delText>
        </w:r>
      </w:del>
      <w:ins w:id="25" w:author="Vendor Counsel" w:date="2026-04-18T09:05:00Z">
        <w:r>
          <w:t>3</w:t>
        </w:r>
      </w:ins>
      <w:r>
        <w:t xml:space="preserve"> business days of written request.</w:t>
      </w:r>
      <w:commentRangeEnd w:id="4"/>
      <w:r>
        <w:rPr>
          <w:rStyle w:val="CommentReference"/>
        </w:rPr>
        <w:commentReference w:id="4"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Vendor Services Addendum - Legal Redline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trackRevision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comments" Target="comments.xml" /><ns0:Relationship Id="rId12" Type="http://schemas.openxmlformats.org/officeDocument/2006/relationships/footnotes" Target="footnote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rv:reviewManifest xmlns:rv="urn:northharbor:review-manifest" documentId="vendor-addendum-redline">
  <rv:item reviewRef="RV-TERM-01" decisionKey="TERM_EXTENSION" part="word/document.xml" commentId="0" status="pending"/>
  <rv:item reviewRef="RV-NOTICE-02" decisionKey="NOTICE_PERIOD" part="word/document.xml" commentId="1" status="pending"/>
  <rv:item reviewRef="RV-SEC-03" decisionKey="SECURITY_REVIEW" part="word/document.xml" commentId="2" status="pending"/>
  <rv:item reviewRef="RV-USAGE-04" decisionKey="USAGE_LOG_RETENTION" part="word/document.xml" commentId="3" status="pending"/>
  <rv:item reviewRef="RV-AUDIT-05" decisionKey="AUDIT_REPORT_WINDOW" part="word/footnotes.xml" commentId="4" status="pending"/>
  <rv:item reviewRef="RV-PRICE-06" decisionKey="PRICING_HOLD" part="word/document.xml" commentId="5" status="pending"/>
  <rv:item reviewRef="RV-LICENSE-07" decisionKey="LICENSE_COUNT" part="word/document.xml" commentId="6" status="pending"/>
  <rv:item reviewRef="RV-CREDIT-08" decisionKey="SERVICE_CREDIT_CAP" part="word/document.xml" commentId="7" status="pending"/>
</rv:reviewManifest>
</file>

<file path=customXml/itemProps1.xml><?xml version="1.0" encoding="utf-8"?>
<ns0:datastoreItem xmlns:ns0="http://schemas.openxmlformats.org/officeDocument/2006/customXml" ns0:itemID="{38E790A0-64A4-4C68-BA4C-C6B27F61B97A}">
  <ns0:schemaRefs>
    <ns0:schemaRef ns0:uri="urn:northharbor:review-manifest"/>
  </ns0:schemaRefs>
</ns0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